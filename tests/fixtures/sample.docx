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This is a sample document for testing.</w:t>
      </w:r>
    </w:p>
    <w:p>
      <w:r>
        <w:t xml:space="preserve">The </w:t>
      </w:r>
      <w:commentRangeStart w:id="0"/>
      <w:r>
        <w:t>quick</w:t>
      </w:r>
      <w:commentRangeEnd w:id="0"/>
      <w:r>
        <w:rPr>
          <w:rStyle w:val="CommentReference"/>
        </w:rPr>
        <w:commentReference w:id="0"/>
      </w:r>
      <w:r>
        <w:t xml:space="preserve"> </w:t>
      </w:r>
      <w:del w:id="1" w:author="Peter" w:date="2025-01-01T00:00:00Z">
        <w:r>
          <w:delText>fox</w:delText>
        </w:r>
      </w:del>
      <w:ins w:id="2" w:author="Peter" w:date="2025-01-01T00:00:00Z">
        <w:r>
          <w:t>brown fox</w:t>
        </w:r>
      </w:ins>
      <w:r>
        <w:t xml:space="preserve"> jumps.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eter" w:date="2025-01-01T00:00:00Z" w:initials="P">
    <w:p w14:paraId="10000000" w14:textId="77777777">
      <w:r>
        <w:t>Why quick specifically?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

<file path=docProps/app.xml><?xml version="1.0" encoding="utf-8"?>
<Properties xmlns="http://schemas.openxmlformats.org/officeDocument/2006/extended-properties">
  <Application>agent-docx test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</dc:title>
  <dc:creator>Test Fixture</dc:creator>
</cp:coreProperties>
</file>